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AI/ML/NLP Quiz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color w:val="222222"/>
          <w:rtl w:val="0"/>
        </w:rPr>
        <w:t xml:space="preserve">What’s AI?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A. </w:t>
      </w:r>
      <w:commentRangeStart w:id="0"/>
      <w:r w:rsidDel="00000000" w:rsidR="00000000" w:rsidRPr="00000000">
        <w:rPr>
          <w:rtl w:val="0"/>
        </w:rPr>
        <w:t xml:space="preserve">building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systems that can learn from experience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B. </w:t>
      </w:r>
      <w:ins w:author="Tagir" w:id="0" w:date="2020-06-23T18:16:16Z">
        <w:r w:rsidDel="00000000" w:rsidR="00000000" w:rsidRPr="00000000">
          <w:rPr>
            <w:rtl w:val="0"/>
          </w:rPr>
          <w:t xml:space="preserve">A system</w:t>
        </w:r>
      </w:ins>
      <w:del w:author="Tagir" w:id="0" w:date="2020-06-23T18:16:16Z">
        <w:r w:rsidDel="00000000" w:rsidR="00000000" w:rsidRPr="00000000">
          <w:rPr>
            <w:rtl w:val="0"/>
          </w:rPr>
          <w:delText xml:space="preserve">building systems </w:delText>
        </w:r>
      </w:del>
      <w:r w:rsidDel="00000000" w:rsidR="00000000" w:rsidRPr="00000000">
        <w:rPr>
          <w:rtl w:val="0"/>
        </w:rPr>
        <w:t xml:space="preserve">that can do intelligent things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C. building systems that can learn how to understand language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D. building systems that can understand language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E. none of the above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color w:val="222222"/>
          <w:rtl w:val="0"/>
        </w:rPr>
        <w:t xml:space="preserve">What’s ML?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A. building systems that can learn from experience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B. building systems that can do intelligent things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C. building systems that can learn how to understand language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D. building systems that can understand language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E. none of the above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color w:val="22222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color w:val="222222"/>
          <w:rtl w:val="0"/>
        </w:rPr>
        <w:t xml:space="preserve">What’s NLP?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A. building systems that can learn from experience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B. building systems that can do intelligent things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C. building systems that can learn how to understand language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D. building systems that can understand language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E. none of the above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color w:val="22222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color w:val="424242"/>
          <w:rtl w:val="0"/>
        </w:rPr>
        <w:t xml:space="preserve">What kind of machine learning would the Atticus Dataset provide?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color w:val="424242"/>
          <w:rtl w:val="0"/>
        </w:rPr>
        <w:t xml:space="preserve">A. Supervised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color w:val="424242"/>
          <w:rtl w:val="0"/>
        </w:rPr>
        <w:t xml:space="preserve">B. Semi-supervised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color w:val="424242"/>
          <w:rtl w:val="0"/>
        </w:rPr>
        <w:t xml:space="preserve">C. Unsupervised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D. All of the above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color w:val="42424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Which of the following sentences is accurate?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A. AI is a part of ML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B. NLP is </w:t>
      </w:r>
      <w:ins w:author="Tagir" w:id="1" w:date="2020-06-23T18:15:32Z">
        <w:r w:rsidDel="00000000" w:rsidR="00000000" w:rsidRPr="00000000">
          <w:rPr>
            <w:rtl w:val="0"/>
          </w:rPr>
          <w:t xml:space="preserve">a </w:t>
        </w:r>
      </w:ins>
      <w:r w:rsidDel="00000000" w:rsidR="00000000" w:rsidRPr="00000000">
        <w:rPr>
          <w:rtl w:val="0"/>
        </w:rPr>
        <w:t xml:space="preserve">part of AI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C. ML is </w:t>
      </w:r>
      <w:ins w:author="Tagir" w:id="2" w:date="2020-06-23T18:15:34Z">
        <w:r w:rsidDel="00000000" w:rsidR="00000000" w:rsidRPr="00000000">
          <w:rPr>
            <w:rtl w:val="0"/>
          </w:rPr>
          <w:t xml:space="preserve">a </w:t>
        </w:r>
      </w:ins>
      <w:r w:rsidDel="00000000" w:rsidR="00000000" w:rsidRPr="00000000">
        <w:rPr>
          <w:rtl w:val="0"/>
        </w:rPr>
        <w:t xml:space="preserve">part of NLP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Which statement is correct?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A. A legal contract is </w:t>
      </w:r>
      <w:ins w:author="Tagir" w:id="3" w:date="2020-06-23T18:11:11Z">
        <w:r w:rsidDel="00000000" w:rsidR="00000000" w:rsidRPr="00000000">
          <w:rPr>
            <w:rtl w:val="0"/>
          </w:rPr>
          <w:t xml:space="preserve">an </w:t>
        </w:r>
      </w:ins>
      <w:r w:rsidDel="00000000" w:rsidR="00000000" w:rsidRPr="00000000">
        <w:rPr>
          <w:rtl w:val="0"/>
        </w:rPr>
        <w:t xml:space="preserve">unstructured </w:t>
      </w:r>
      <w:ins w:author="Tagir" w:id="4" w:date="2020-06-23T18:11:14Z">
        <w:r w:rsidDel="00000000" w:rsidR="00000000" w:rsidRPr="00000000">
          <w:rPr>
            <w:rtl w:val="0"/>
          </w:rPr>
          <w:t xml:space="preserve">set of </w:t>
        </w:r>
      </w:ins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B. A legal contract is </w:t>
      </w:r>
      <w:ins w:author="Tagir" w:id="5" w:date="2020-06-23T18:11:21Z">
        <w:r w:rsidDel="00000000" w:rsidR="00000000" w:rsidRPr="00000000">
          <w:rPr>
            <w:rtl w:val="0"/>
          </w:rPr>
          <w:t xml:space="preserve">a </w:t>
        </w:r>
      </w:ins>
      <w:r w:rsidDel="00000000" w:rsidR="00000000" w:rsidRPr="00000000">
        <w:rPr>
          <w:rtl w:val="0"/>
        </w:rPr>
        <w:t xml:space="preserve">structured </w:t>
      </w:r>
      <w:ins w:author="Tagir" w:id="6" w:date="2020-06-23T18:11:27Z">
        <w:r w:rsidDel="00000000" w:rsidR="00000000" w:rsidRPr="00000000">
          <w:rPr>
            <w:rtl w:val="0"/>
          </w:rPr>
          <w:t xml:space="preserve">set of </w:t>
        </w:r>
      </w:ins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color w:val="b3b3b3"/>
          <w:rtl w:val="0"/>
        </w:rPr>
        <w:t xml:space="preserve">What is NLTK?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color w:val="b3b3b3"/>
          <w:rtl w:val="0"/>
        </w:rPr>
        <w:t xml:space="preserve">A. Non-Legal Text 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color w:val="b3b3b3"/>
          <w:rtl w:val="0"/>
        </w:rPr>
        <w:t xml:space="preserve">B. Natural Language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color w:val="b3b3b3"/>
          <w:rtl w:val="0"/>
        </w:rPr>
        <w:t xml:space="preserve">Which tool is a leading platform for building Python programs to work with human language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color w:val="b3b3b3"/>
          <w:rtl w:val="0"/>
        </w:rPr>
        <w:t xml:space="preserve">A. Q&amp;A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color w:val="b3b3b3"/>
          <w:rtl w:val="0"/>
        </w:rPr>
        <w:t xml:space="preserve">B. NLTK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color w:val="b3b3b3"/>
          <w:rtl w:val="0"/>
        </w:rPr>
        <w:t xml:space="preserve">C. EDGAR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color w:val="b3b3b3"/>
          <w:rtl w:val="0"/>
        </w:rPr>
        <w:t xml:space="preserve">D. Wikipedia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color w:val="b3b3b3"/>
          <w:rtl w:val="0"/>
        </w:rPr>
        <w:t xml:space="preserve">Which of the following thing(s) are used in NLP for Text?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color w:val="b3b3b3"/>
          <w:rtl w:val="0"/>
        </w:rPr>
        <w:t xml:space="preserve">A. Sentence Tokenization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color w:val="b3b3b3"/>
          <w:rtl w:val="0"/>
        </w:rPr>
        <w:t xml:space="preserve">B. Word Tokenization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color w:val="b3b3b3"/>
          <w:rtl w:val="0"/>
        </w:rPr>
        <w:t xml:space="preserve">C. Stop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color w:val="b3b3b3"/>
          <w:rtl w:val="0"/>
        </w:rPr>
        <w:t xml:space="preserve">D. Regex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color w:val="b3b3b3"/>
          <w:rtl w:val="0"/>
        </w:rPr>
        <w:t xml:space="preserve">E. Bag-of-Words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color w:val="b3b3b3"/>
          <w:rtl w:val="0"/>
        </w:rPr>
        <w:t xml:space="preserve">F. TF-IDF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color w:val="b3b3b3"/>
          <w:rtl w:val="0"/>
        </w:rPr>
        <w:t xml:space="preserve">G. All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color w:val="b3b3b3"/>
          <w:rtl w:val="0"/>
        </w:rPr>
        <w:t xml:space="preserve">Should lawyers learn AI?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color w:val="b3b3b3"/>
          <w:rtl w:val="0"/>
        </w:rPr>
        <w:t xml:space="preserve">A.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color w:val="b3b3b3"/>
          <w:rtl w:val="0"/>
        </w:rPr>
        <w:t xml:space="preserve">B.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agir" w:id="0" w:date="2020-06-23T18:14:18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Artificial Intelligence doesn't have to be building systems. It could just be a system. To make it more clear, you could put 'a system', 'software', or 'a program'.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rFonts w:ascii="Helvetica Neue" w:cs="Helvetica Neue" w:eastAsia="Helvetica Neue" w:hAnsi="Helvetica Neue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Helvetica Neue" w:cs="Helvetica Neue" w:eastAsia="Helvetica Neue" w:hAnsi="Helvetica Neue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Rule="auto"/>
    </w:pPr>
    <w:rPr>
      <w:rFonts w:ascii="Helvetica Neue" w:cs="Helvetica Neue" w:eastAsia="Helvetica Neue" w:hAnsi="Helvetica Neue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